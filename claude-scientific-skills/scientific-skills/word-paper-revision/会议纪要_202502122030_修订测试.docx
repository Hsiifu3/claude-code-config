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1837" w14:textId="34216D35" w:rsidR="00746A3F" w:rsidRDefault="00F42A65">
      <w:r>
        <w:rPr>
          <w:rFonts w:hint="eastAsia"/>
        </w:rPr>
        <w:t xml:space="preserve">1. </w:t>
      </w:r>
      <w:r>
        <w:rPr>
          <w:rFonts w:hint="eastAsia"/>
        </w:rPr>
        <w:t>所有的黑色字体无法连成完整的故事</w:t>
      </w:r>
    </w:p>
    <w:p w14:paraId="3D50D094" w14:textId="77777777" w:rsidR="00867AC1" w:rsidRDefault="00867AC1">
      <w:r>
        <w:rPr>
          <w:rFonts w:hint="eastAsia"/>
        </w:rPr>
        <w:t xml:space="preserve">2. </w:t>
      </w:r>
      <w:del w:id="1" w:author="Yachiyo" w:date="2026-03-22T02:43:55Z">
        <w:r>
          <w:rPr>
            <w:rFonts w:hint="eastAsia"/>
          </w:rPr>
          <w:delText>背景内容不够通俗易懂</w:delText>
        </w:r>
      </w:del>
      <w:ins w:id="2" w:author="Yachiyo" w:date="2026-03-22T02:43:55Z">
        <w:r>
          <w:rPr>
            <w:rFonts w:hint="eastAsia"/>
          </w:rPr>
          <w:t>背景内容需要进一步写得通俗易懂</w:t>
        </w:r>
      </w:ins>
    </w:p>
    <w:p w14:paraId="0E069145" w14:textId="201EB142" w:rsidR="00867AC1" w:rsidRDefault="00867AC1">
      <w:r>
        <w:rPr>
          <w:rFonts w:hint="eastAsia"/>
        </w:rPr>
        <w:t xml:space="preserve">3. </w:t>
      </w:r>
      <w:del w:id="3" w:author="Yachiyo" w:date="2026-03-22T02:43:55Z">
        <w:r>
          <w:rPr>
            <w:rFonts w:hint="eastAsia"/>
          </w:rPr>
          <w:delText>储罐重要性没有写出来</w:delText>
        </w:r>
      </w:del>
      <w:ins w:id="4" w:author="Yachiyo" w:date="2026-03-22T02:43:55Z">
        <w:r>
          <w:rPr>
            <w:rFonts w:hint="eastAsia"/>
          </w:rPr>
          <w:t>储罐的重要性尚未充分体现</w:t>
        </w:r>
      </w:ins>
    </w:p>
    <w:p w14:paraId="3DB0DA3C" w14:textId="5AE67866" w:rsidR="00F42A65" w:rsidRDefault="00F42A65">
      <w:r>
        <w:rPr>
          <w:rFonts w:hint="eastAsia"/>
        </w:rPr>
        <w:t xml:space="preserve">4. </w:t>
      </w:r>
      <w:r>
        <w:rPr>
          <w:rFonts w:hint="eastAsia"/>
        </w:rPr>
        <w:t>储罐应用场景未完全体现</w:t>
      </w:r>
    </w:p>
    <w:p w14:paraId="2E89DA2B" w14:textId="4B79DEB7" w:rsidR="00F42A65" w:rsidRDefault="00F42A65">
      <w:r>
        <w:rPr>
          <w:rFonts w:hint="eastAsia"/>
        </w:rPr>
        <w:t xml:space="preserve">5. </w:t>
      </w:r>
      <w:r>
        <w:rPr>
          <w:rFonts w:hint="eastAsia"/>
        </w:rPr>
        <w:t>背景部分未完全参考面上的背景</w:t>
      </w:r>
    </w:p>
    <w:p w14:paraId="522C6685" w14:textId="610BAADA" w:rsidR="00F42A65" w:rsidRDefault="00F42A65">
      <w:r>
        <w:rPr>
          <w:rFonts w:hint="eastAsia"/>
        </w:rPr>
        <w:t>6. 01</w:t>
      </w:r>
      <w:r>
        <w:rPr>
          <w:rFonts w:hint="eastAsia"/>
        </w:rPr>
        <w:t>文件不需要重复写项目负责人</w:t>
      </w:r>
    </w:p>
    <w:p w14:paraId="630B1E67" w14:textId="60CC0493" w:rsidR="00F42A65" w:rsidRDefault="00F42A65">
      <w:r>
        <w:rPr>
          <w:rFonts w:hint="eastAsia"/>
        </w:rPr>
        <w:t xml:space="preserve">7. </w:t>
      </w:r>
      <w:r>
        <w:rPr>
          <w:rFonts w:hint="eastAsia"/>
        </w:rPr>
        <w:t>软件开发进展与在研项目关系不大</w:t>
      </w:r>
    </w:p>
    <w:p w14:paraId="423C1B50" w14:textId="33FCC6F6" w:rsidR="00F42A65" w:rsidRDefault="00F42A65">
      <w:r>
        <w:rPr>
          <w:rFonts w:hint="eastAsia"/>
        </w:rPr>
        <w:t xml:space="preserve">8. </w:t>
      </w:r>
      <w:r>
        <w:rPr>
          <w:rFonts w:hint="eastAsia"/>
        </w:rPr>
        <w:t>国际合作实验室，经验未体现对中日本子的参考</w:t>
      </w:r>
      <w:r w:rsidR="00C447D8">
        <w:rPr>
          <w:rFonts w:hint="eastAsia"/>
        </w:rPr>
        <w:t>，照片等内容补充</w:t>
      </w:r>
    </w:p>
    <w:p w14:paraId="5548B32B" w14:textId="4FCD1E94" w:rsidR="00F42A65" w:rsidRDefault="00F42A65">
      <w:r>
        <w:rPr>
          <w:rFonts w:hint="eastAsia"/>
        </w:rPr>
        <w:t xml:space="preserve">9. </w:t>
      </w:r>
      <w:r>
        <w:rPr>
          <w:rFonts w:hint="eastAsia"/>
        </w:rPr>
        <w:t>已完成的试验研究进展写的较少，再列小标题再写</w:t>
      </w:r>
    </w:p>
    <w:p w14:paraId="01FFEF2C" w14:textId="77777777" w:rsidR="00F42A65" w:rsidRDefault="00F42A65">
      <w:r>
        <w:rPr>
          <w:rFonts w:hint="eastAsia"/>
        </w:rPr>
        <w:t>10. 1.2</w:t>
      </w:r>
      <w:r>
        <w:rPr>
          <w:rFonts w:hint="eastAsia"/>
        </w:rPr>
        <w:t>写的太少，至少再扩充</w:t>
      </w:r>
      <w:r>
        <w:rPr>
          <w:rFonts w:hint="eastAsia"/>
        </w:rPr>
        <w:t>2</w:t>
      </w:r>
      <w:r>
        <w:rPr>
          <w:rFonts w:hint="eastAsia"/>
        </w:rPr>
        <w:t>倍，</w:t>
      </w:r>
    </w:p>
    <w:p w14:paraId="267E3DED" w14:textId="1F79C535" w:rsidR="00F42A65" w:rsidRDefault="00F42A65">
      <w:r>
        <w:rPr>
          <w:rFonts w:hint="eastAsia"/>
        </w:rPr>
        <w:t xml:space="preserve">11. </w:t>
      </w:r>
      <w:r>
        <w:rPr>
          <w:rFonts w:hint="eastAsia"/>
        </w:rPr>
        <w:t>指标性东西，专利，论文的具体数量</w:t>
      </w:r>
    </w:p>
    <w:p w14:paraId="1DEFABDC" w14:textId="143229C8" w:rsidR="00867AC1" w:rsidRDefault="00867AC1">
      <w:r>
        <w:rPr>
          <w:rFonts w:hint="eastAsia"/>
        </w:rPr>
        <w:t xml:space="preserve">12. </w:t>
      </w:r>
      <w:del w:id="5" w:author="Yachiyo" w:date="2026-03-22T02:43:55Z">
        <w:r>
          <w:rPr>
            <w:rFonts w:hint="eastAsia"/>
          </w:rPr>
          <w:delText>虚拟惯性力，去掉“经典力学”</w:delText>
        </w:r>
      </w:del>
      <w:ins w:id="6" w:author="Yachiyo" w:date="2026-03-22T02:43:55Z">
        <w:r>
          <w:rPr>
            <w:rFonts w:hint="eastAsia"/>
          </w:rPr>
          <w:t>虚拟惯性力，建议删除“经典力学”表述</w:t>
        </w:r>
      </w:ins>
    </w:p>
    <w:p w14:paraId="4DC3C8DB" w14:textId="43354E1A" w:rsidR="00F42A65" w:rsidRDefault="00F42A65">
      <w:r>
        <w:rPr>
          <w:rFonts w:hint="eastAsia"/>
        </w:rPr>
        <w:t xml:space="preserve">13. 1.2 </w:t>
      </w:r>
      <w:r>
        <w:rPr>
          <w:rFonts w:hint="eastAsia"/>
        </w:rPr>
        <w:t>明确写已经解决和未解决的，和哪些需要国际合作的问题（关键）</w:t>
      </w:r>
    </w:p>
    <w:p w14:paraId="40222A3B" w14:textId="4C77F65C" w:rsidR="00F42A65" w:rsidRDefault="00F42A65">
      <w:r>
        <w:rPr>
          <w:rFonts w:hint="eastAsia"/>
        </w:rPr>
        <w:t xml:space="preserve">14. </w:t>
      </w:r>
      <w:r>
        <w:rPr>
          <w:rFonts w:hint="eastAsia"/>
        </w:rPr>
        <w:t>“基于</w:t>
      </w:r>
      <w:r>
        <w:rPr>
          <w:rFonts w:hint="eastAsia"/>
        </w:rPr>
        <w:t>PINN</w:t>
      </w:r>
      <w:r>
        <w:rPr>
          <w:rFonts w:hint="eastAsia"/>
        </w:rPr>
        <w:t>的参数设计”为例，全文缺少限定性语句。</w:t>
      </w:r>
    </w:p>
    <w:p w14:paraId="5FE66DA1" w14:textId="4CC97810" w:rsidR="00CD2DBD" w:rsidRDefault="00CD2DBD">
      <w:r>
        <w:rPr>
          <w:rFonts w:hint="eastAsia"/>
        </w:rPr>
        <w:t>15. 2.1.1</w:t>
      </w:r>
      <w:r>
        <w:rPr>
          <w:rFonts w:hint="eastAsia"/>
        </w:rPr>
        <w:t>需要分段</w:t>
      </w:r>
    </w:p>
    <w:p w14:paraId="416F633F" w14:textId="03C3D0EE" w:rsidR="00CD2DBD" w:rsidRDefault="00CD2DBD">
      <w:r>
        <w:rPr>
          <w:rFonts w:hint="eastAsia"/>
        </w:rPr>
        <w:t xml:space="preserve">16. </w:t>
      </w:r>
      <w:r>
        <w:rPr>
          <w:rFonts w:hint="eastAsia"/>
        </w:rPr>
        <w:t>不要写李杰院士</w:t>
      </w:r>
    </w:p>
    <w:p w14:paraId="617F8398" w14:textId="45E47F28" w:rsidR="00CD2DBD" w:rsidRDefault="00CD2DBD">
      <w:r>
        <w:rPr>
          <w:rFonts w:hint="eastAsia"/>
        </w:rPr>
        <w:t xml:space="preserve">17. </w:t>
      </w:r>
      <w:r>
        <w:rPr>
          <w:rFonts w:hint="eastAsia"/>
        </w:rPr>
        <w:t>“汇报”“报告”用词注意</w:t>
      </w:r>
    </w:p>
    <w:p w14:paraId="3DC44D4B" w14:textId="77777777" w:rsidR="00C447D8" w:rsidRDefault="00CD2DBD">
      <w:r>
        <w:rPr>
          <w:rFonts w:hint="eastAsia"/>
        </w:rPr>
        <w:t xml:space="preserve">18. </w:t>
      </w:r>
      <w:r>
        <w:rPr>
          <w:rFonts w:hint="eastAsia"/>
        </w:rPr>
        <w:t>时间顺序，</w:t>
      </w:r>
    </w:p>
    <w:p w14:paraId="12956183" w14:textId="60F5F349" w:rsidR="00CD2DBD" w:rsidRDefault="00C447D8">
      <w:r>
        <w:rPr>
          <w:rFonts w:hint="eastAsia"/>
        </w:rPr>
        <w:t xml:space="preserve">19. </w:t>
      </w:r>
      <w:r w:rsidR="00CD2DBD">
        <w:rPr>
          <w:rFonts w:hint="eastAsia"/>
        </w:rPr>
        <w:t>12-13</w:t>
      </w:r>
      <w:r w:rsidR="00CD2DBD">
        <w:rPr>
          <w:rFonts w:hint="eastAsia"/>
        </w:rPr>
        <w:t>的合作不应该放在后面，</w:t>
      </w:r>
      <w:r>
        <w:rPr>
          <w:rFonts w:hint="eastAsia"/>
        </w:rPr>
        <w:t>核电合作研究，乏燃料池结构</w:t>
      </w:r>
    </w:p>
    <w:p w14:paraId="4B912DD4" w14:textId="567DA14B" w:rsidR="00C447D8" w:rsidRDefault="00C447D8">
      <w:r>
        <w:rPr>
          <w:rFonts w:hint="eastAsia"/>
        </w:rPr>
        <w:t>20. 14</w:t>
      </w:r>
      <w:r>
        <w:rPr>
          <w:rFonts w:hint="eastAsia"/>
        </w:rPr>
        <w:t>年仙台会议合作主持</w:t>
      </w:r>
    </w:p>
    <w:p w14:paraId="503904F4" w14:textId="5D0F3E51" w:rsidR="00C447D8" w:rsidRDefault="00C447D8">
      <w:r>
        <w:rPr>
          <w:rFonts w:hint="eastAsia"/>
        </w:rPr>
        <w:t xml:space="preserve">21. </w:t>
      </w:r>
      <w:r>
        <w:rPr>
          <w:rFonts w:hint="eastAsia"/>
        </w:rPr>
        <w:t>共同参加组织</w:t>
      </w:r>
      <w:r>
        <w:rPr>
          <w:rFonts w:hint="eastAsia"/>
        </w:rPr>
        <w:t xml:space="preserve"> </w:t>
      </w:r>
      <w:r>
        <w:rPr>
          <w:rFonts w:hint="eastAsia"/>
        </w:rPr>
        <w:t>中日韩，</w:t>
      </w:r>
      <w:r>
        <w:rPr>
          <w:rFonts w:hint="eastAsia"/>
        </w:rPr>
        <w:t>KK</w:t>
      </w:r>
      <w:r>
        <w:rPr>
          <w:rFonts w:hint="eastAsia"/>
        </w:rPr>
        <w:t>，分论坛</w:t>
      </w:r>
    </w:p>
    <w:p w14:paraId="3FC97318" w14:textId="0D813E04" w:rsidR="00C447D8" w:rsidRDefault="00C447D8">
      <w:r>
        <w:rPr>
          <w:rFonts w:hint="eastAsia"/>
        </w:rPr>
        <w:t>22. 2.2</w:t>
      </w:r>
      <w:r>
        <w:rPr>
          <w:rFonts w:hint="eastAsia"/>
        </w:rPr>
        <w:t>其他合作最后一段重新梳理，写成第四点</w:t>
      </w:r>
    </w:p>
    <w:p w14:paraId="30BD786D" w14:textId="010A5778" w:rsidR="00C447D8" w:rsidRDefault="00C447D8">
      <w:r>
        <w:rPr>
          <w:rFonts w:hint="eastAsia"/>
        </w:rPr>
        <w:t xml:space="preserve">23. </w:t>
      </w:r>
      <w:r>
        <w:rPr>
          <w:rFonts w:hint="eastAsia"/>
        </w:rPr>
        <w:t>能量汇集的英文，前文</w:t>
      </w:r>
      <w:r>
        <w:rPr>
          <w:rFonts w:hint="eastAsia"/>
        </w:rPr>
        <w:t>AMD</w:t>
      </w:r>
      <w:r>
        <w:rPr>
          <w:rFonts w:hint="eastAsia"/>
        </w:rPr>
        <w:t>等，</w:t>
      </w:r>
    </w:p>
    <w:p w14:paraId="5C77A984" w14:textId="1ADDBFBF" w:rsidR="00C447D8" w:rsidRDefault="00C447D8">
      <w:r>
        <w:rPr>
          <w:rFonts w:hint="eastAsia"/>
        </w:rPr>
        <w:t xml:space="preserve">24. </w:t>
      </w:r>
      <w:r>
        <w:rPr>
          <w:rFonts w:hint="eastAsia"/>
        </w:rPr>
        <w:t>王文涛的简历，合作单位，合作情况简单写一段话</w:t>
      </w:r>
    </w:p>
    <w:p w14:paraId="6C2F9D4C" w14:textId="7F5FDD07" w:rsidR="00C447D8" w:rsidRDefault="00C447D8">
      <w:r>
        <w:rPr>
          <w:rFonts w:hint="eastAsia"/>
        </w:rPr>
        <w:t xml:space="preserve">25. 2.2 </w:t>
      </w:r>
      <w:r>
        <w:rPr>
          <w:rFonts w:hint="eastAsia"/>
        </w:rPr>
        <w:t>倒数第二段中韩放在了后面，逻辑要重新梳理整合。</w:t>
      </w:r>
    </w:p>
    <w:p w14:paraId="327EBADB" w14:textId="0233CC08" w:rsidR="00C447D8" w:rsidRDefault="00C447D8">
      <w:r>
        <w:rPr>
          <w:rFonts w:hint="eastAsia"/>
        </w:rPr>
        <w:t xml:space="preserve">26. </w:t>
      </w:r>
      <w:r>
        <w:rPr>
          <w:rFonts w:hint="eastAsia"/>
        </w:rPr>
        <w:t>和材料所不是一带一路，和韩国有阻尼器供应项目合作</w:t>
      </w:r>
    </w:p>
    <w:p w14:paraId="29545525" w14:textId="4BDF9D2D" w:rsidR="00C447D8" w:rsidRDefault="00C447D8">
      <w:r>
        <w:rPr>
          <w:rFonts w:hint="eastAsia"/>
        </w:rPr>
        <w:t xml:space="preserve">27. </w:t>
      </w:r>
      <w:r>
        <w:rPr>
          <w:rFonts w:hint="eastAsia"/>
        </w:rPr>
        <w:t>合作方投入没写清楚，他们在资金层面和试验条件，人力等方面的投入</w:t>
      </w:r>
    </w:p>
    <w:p w14:paraId="26ECD839" w14:textId="5ED99FE7" w:rsidR="00C447D8" w:rsidRDefault="00C447D8">
      <w:r>
        <w:rPr>
          <w:rFonts w:hint="eastAsia"/>
        </w:rPr>
        <w:t>28. 01</w:t>
      </w:r>
      <w:r>
        <w:rPr>
          <w:rFonts w:hint="eastAsia"/>
        </w:rPr>
        <w:t>文件也体现“智能基础设施系”</w:t>
      </w:r>
    </w:p>
    <w:p w14:paraId="4CEE03A8" w14:textId="6460D165" w:rsidR="00C447D8" w:rsidRDefault="00C447D8">
      <w:r>
        <w:rPr>
          <w:rFonts w:hint="eastAsia"/>
        </w:rPr>
        <w:t xml:space="preserve">29. </w:t>
      </w:r>
      <w:r w:rsidR="00F942CC">
        <w:rPr>
          <w:rFonts w:hint="eastAsia"/>
        </w:rPr>
        <w:t>“韩方将进行以下工作，投入”</w:t>
      </w:r>
    </w:p>
    <w:p w14:paraId="156DE4E9" w14:textId="063A6072" w:rsidR="00F942CC" w:rsidRDefault="00F942CC">
      <w:r>
        <w:rPr>
          <w:rFonts w:hint="eastAsia"/>
        </w:rPr>
        <w:t>30. 02</w:t>
      </w:r>
      <w:r>
        <w:rPr>
          <w:rFonts w:hint="eastAsia"/>
        </w:rPr>
        <w:t>文件结合具体项目写如何投入，具体</w:t>
      </w:r>
    </w:p>
    <w:p w14:paraId="7C2412FB" w14:textId="74751A10" w:rsidR="00F942CC" w:rsidRDefault="00F942CC">
      <w:r>
        <w:rPr>
          <w:rFonts w:hint="eastAsia"/>
        </w:rPr>
        <w:t xml:space="preserve">31. </w:t>
      </w:r>
      <w:r>
        <w:rPr>
          <w:rFonts w:hint="eastAsia"/>
        </w:rPr>
        <w:t>最多剩余</w:t>
      </w:r>
      <w:r>
        <w:rPr>
          <w:rFonts w:hint="eastAsia"/>
        </w:rPr>
        <w:t>2W</w:t>
      </w:r>
      <w:r>
        <w:rPr>
          <w:rFonts w:hint="eastAsia"/>
        </w:rPr>
        <w:t>，其他的平摊到中方和韩方的差旅费，</w:t>
      </w:r>
      <w:r>
        <w:rPr>
          <w:rFonts w:hint="eastAsia"/>
        </w:rPr>
        <w:t>4000</w:t>
      </w:r>
      <w:r>
        <w:rPr>
          <w:rFonts w:hint="eastAsia"/>
        </w:rPr>
        <w:t>太少，</w:t>
      </w:r>
      <w:r>
        <w:rPr>
          <w:rFonts w:hint="eastAsia"/>
        </w:rPr>
        <w:t>8000</w:t>
      </w:r>
    </w:p>
    <w:p w14:paraId="03D2D8DC" w14:textId="43E3DDB4" w:rsidR="00F942CC" w:rsidRDefault="00F942CC">
      <w:r>
        <w:rPr>
          <w:rFonts w:hint="eastAsia"/>
        </w:rPr>
        <w:t xml:space="preserve">32. </w:t>
      </w:r>
      <w:r>
        <w:rPr>
          <w:rFonts w:hint="eastAsia"/>
        </w:rPr>
        <w:t>合作背景重画，图和字要改，面上项目几个关键的图直接搬过来</w:t>
      </w:r>
    </w:p>
    <w:p w14:paraId="4E07A88F" w14:textId="3733A1EB" w:rsidR="00867AC1" w:rsidRDefault="00867AC1">
      <w:r>
        <w:rPr>
          <w:rFonts w:hint="eastAsia"/>
        </w:rPr>
        <w:t xml:space="preserve">33. </w:t>
      </w:r>
      <w:del w:id="7" w:author="Yachiyo" w:date="2026-03-22T02:43:55Z">
        <w:r>
          <w:rPr>
            <w:rFonts w:hint="eastAsia"/>
          </w:rPr>
          <w:delText>全文图片的图名用黑体字</w:delText>
        </w:r>
      </w:del>
      <w:ins w:id="8" w:author="Yachiyo" w:date="2026-03-22T02:43:55Z">
        <w:r>
          <w:rPr>
            <w:rFonts w:hint="eastAsia"/>
          </w:rPr>
          <w:t>全文图片的图名建议统一使用黑体字</w:t>
        </w:r>
      </w:ins>
    </w:p>
    <w:p w14:paraId="1EF4FC75" w14:textId="068B3C19" w:rsidR="00F942CC" w:rsidRDefault="00F942CC">
      <w:r>
        <w:rPr>
          <w:rFonts w:hint="eastAsia"/>
        </w:rPr>
        <w:t xml:space="preserve">34. </w:t>
      </w:r>
      <w:r>
        <w:rPr>
          <w:rFonts w:hint="eastAsia"/>
        </w:rPr>
        <w:t>结构智能设计，还是不够具体</w:t>
      </w:r>
    </w:p>
    <w:p w14:paraId="30E7F144" w14:textId="704A3FDB" w:rsidR="00F942CC" w:rsidRPr="00F942CC" w:rsidRDefault="00F942CC">
      <w:r>
        <w:rPr>
          <w:rFonts w:hint="eastAsia"/>
        </w:rPr>
        <w:t xml:space="preserve">35. </w:t>
      </w:r>
      <w:r>
        <w:rPr>
          <w:rFonts w:hint="eastAsia"/>
        </w:rPr>
        <w:t>韩国数据分析方面，而不是震害数据</w:t>
      </w:r>
    </w:p>
    <w:p w14:paraId="5A340C88" w14:textId="4479A180" w:rsidR="00C447D8" w:rsidRPr="00F942CC" w:rsidRDefault="00F942CC">
      <w:r>
        <w:rPr>
          <w:rFonts w:hint="eastAsia"/>
        </w:rPr>
        <w:t xml:space="preserve">36. </w:t>
      </w: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研究时间不是互补领域，储罐震害数据</w:t>
      </w:r>
    </w:p>
    <w:p w14:paraId="3D6E041B" w14:textId="7225E2D4" w:rsidR="00F942CC" w:rsidRDefault="00F942CC">
      <w:r>
        <w:rPr>
          <w:rFonts w:hint="eastAsia"/>
        </w:rPr>
        <w:t xml:space="preserve">37. </w:t>
      </w:r>
      <w:r>
        <w:rPr>
          <w:rFonts w:hint="eastAsia"/>
        </w:rPr>
        <w:t>结构智能设计，不够具体，且追赶先进用词不当。中美领先。</w:t>
      </w:r>
    </w:p>
    <w:p w14:paraId="548B6089" w14:textId="72DC0BDD" w:rsidR="00F942CC" w:rsidRDefault="00F942CC">
      <w:r>
        <w:rPr>
          <w:rFonts w:hint="eastAsia"/>
        </w:rPr>
        <w:t xml:space="preserve">38. </w:t>
      </w:r>
      <w:r>
        <w:rPr>
          <w:rFonts w:hint="eastAsia"/>
        </w:rPr>
        <w:t>找</w:t>
      </w:r>
      <w:r>
        <w:rPr>
          <w:rFonts w:hint="eastAsia"/>
        </w:rPr>
        <w:t>wmj</w:t>
      </w:r>
      <w:r>
        <w:rPr>
          <w:rFonts w:hint="eastAsia"/>
        </w:rPr>
        <w:t>和</w:t>
      </w:r>
      <w:r>
        <w:rPr>
          <w:rFonts w:hint="eastAsia"/>
        </w:rPr>
        <w:t>wjz</w:t>
      </w:r>
      <w:r>
        <w:rPr>
          <w:rFonts w:hint="eastAsia"/>
        </w:rPr>
        <w:t>要中韩的会议，图片，有人的照片最好</w:t>
      </w:r>
    </w:p>
    <w:p w14:paraId="34A4E650" w14:textId="1040A69C" w:rsidR="00F942CC" w:rsidRDefault="00F942CC">
      <w:r>
        <w:rPr>
          <w:rFonts w:hint="eastAsia"/>
        </w:rPr>
        <w:t xml:space="preserve">39. </w:t>
      </w:r>
      <w:r>
        <w:rPr>
          <w:rFonts w:hint="eastAsia"/>
        </w:rPr>
        <w:t>图</w:t>
      </w:r>
      <w:r>
        <w:rPr>
          <w:rFonts w:hint="eastAsia"/>
        </w:rPr>
        <w:t xml:space="preserve">3 </w:t>
      </w:r>
      <w:r>
        <w:rPr>
          <w:rFonts w:hint="eastAsia"/>
        </w:rPr>
        <w:t>左边的字数太多</w:t>
      </w:r>
    </w:p>
    <w:p w14:paraId="28B86604" w14:textId="4C0C989C" w:rsidR="00F942CC" w:rsidRDefault="00F942CC">
      <w:r>
        <w:rPr>
          <w:rFonts w:hint="eastAsia"/>
        </w:rPr>
        <w:t xml:space="preserve">40. </w:t>
      </w:r>
      <w:r>
        <w:rPr>
          <w:rFonts w:hint="eastAsia"/>
        </w:rPr>
        <w:t>整个正文的研究背景必要性和意义重写。</w:t>
      </w:r>
    </w:p>
    <w:p w14:paraId="4345AEA6" w14:textId="1A53920A" w:rsidR="00F942CC" w:rsidRDefault="00F942CC">
      <w:r>
        <w:rPr>
          <w:rFonts w:hint="eastAsia"/>
        </w:rPr>
        <w:t xml:space="preserve">41. </w:t>
      </w:r>
      <w:r>
        <w:rPr>
          <w:rFonts w:hint="eastAsia"/>
        </w:rPr>
        <w:t>合作，人才培养没写。</w:t>
      </w:r>
    </w:p>
    <w:p w14:paraId="57080EC8" w14:textId="5D5D35D5" w:rsidR="00F942CC" w:rsidRDefault="00F942CC">
      <w:r>
        <w:rPr>
          <w:rFonts w:hint="eastAsia"/>
        </w:rPr>
        <w:t xml:space="preserve">42. </w:t>
      </w:r>
      <w:r>
        <w:rPr>
          <w:rFonts w:hint="eastAsia"/>
        </w:rPr>
        <w:t>参考文献</w:t>
      </w:r>
      <w:r>
        <w:rPr>
          <w:rFonts w:hint="eastAsia"/>
        </w:rPr>
        <w:t>50</w:t>
      </w:r>
      <w:r>
        <w:rPr>
          <w:rFonts w:hint="eastAsia"/>
        </w:rPr>
        <w:t>个，最好国外的</w:t>
      </w:r>
    </w:p>
    <w:p w14:paraId="38317CA1" w14:textId="71F1CEA1" w:rsidR="00F942CC" w:rsidRDefault="00F942CC">
      <w:r>
        <w:rPr>
          <w:rFonts w:hint="eastAsia"/>
        </w:rPr>
        <w:t xml:space="preserve">43. </w:t>
      </w:r>
      <w:r w:rsidR="001A304A">
        <w:rPr>
          <w:rFonts w:hint="eastAsia"/>
        </w:rPr>
        <w:t>1.2</w:t>
      </w:r>
      <w:r w:rsidR="001A304A">
        <w:rPr>
          <w:rFonts w:hint="eastAsia"/>
        </w:rPr>
        <w:t>节合作内容偏少不具体，扩到</w:t>
      </w:r>
      <w:r w:rsidR="001A304A">
        <w:rPr>
          <w:rFonts w:hint="eastAsia"/>
        </w:rPr>
        <w:t>3</w:t>
      </w:r>
      <w:r w:rsidR="001A304A">
        <w:rPr>
          <w:rFonts w:hint="eastAsia"/>
        </w:rPr>
        <w:t>页</w:t>
      </w:r>
    </w:p>
    <w:p w14:paraId="29406B72" w14:textId="15B36A10" w:rsidR="001A304A" w:rsidRDefault="001A304A">
      <w:r>
        <w:rPr>
          <w:rFonts w:hint="eastAsia"/>
        </w:rPr>
        <w:t xml:space="preserve">44. </w:t>
      </w:r>
      <w:r>
        <w:rPr>
          <w:rFonts w:hint="eastAsia"/>
        </w:rPr>
        <w:t>技术路线和合作内容不明确，</w:t>
      </w:r>
      <w:r>
        <w:rPr>
          <w:rFonts w:hint="eastAsia"/>
        </w:rPr>
        <w:t>1.2</w:t>
      </w:r>
      <w:r>
        <w:rPr>
          <w:rFonts w:hint="eastAsia"/>
        </w:rPr>
        <w:t>不要写成技术路线</w:t>
      </w:r>
    </w:p>
    <w:p w14:paraId="4538D739" w14:textId="5CC97C2B" w:rsidR="001A304A" w:rsidRDefault="001A304A">
      <w:r>
        <w:rPr>
          <w:rFonts w:hint="eastAsia"/>
        </w:rPr>
        <w:lastRenderedPageBreak/>
        <w:t xml:space="preserve">45. </w:t>
      </w:r>
      <w:r>
        <w:rPr>
          <w:rFonts w:hint="eastAsia"/>
        </w:rPr>
        <w:t>后面两张图文不对题，作为研究内容可以</w:t>
      </w:r>
    </w:p>
    <w:p w14:paraId="42BE8343" w14:textId="210A9E0D" w:rsidR="001A304A" w:rsidRDefault="001A304A">
      <w:r>
        <w:rPr>
          <w:rFonts w:hint="eastAsia"/>
        </w:rPr>
        <w:t xml:space="preserve">46. </w:t>
      </w:r>
      <w:r>
        <w:rPr>
          <w:rFonts w:hint="eastAsia"/>
        </w:rPr>
        <w:t>技术路线图要求一页</w:t>
      </w:r>
      <w:r>
        <w:rPr>
          <w:rFonts w:hint="eastAsia"/>
        </w:rPr>
        <w:t>A4</w:t>
      </w:r>
      <w:r>
        <w:rPr>
          <w:rFonts w:hint="eastAsia"/>
        </w:rPr>
        <w:t>大小</w:t>
      </w:r>
    </w:p>
    <w:p w14:paraId="6E150F1F" w14:textId="2D9E5DB4" w:rsidR="001A304A" w:rsidRDefault="001A304A">
      <w:r>
        <w:rPr>
          <w:rFonts w:hint="eastAsia"/>
        </w:rPr>
        <w:t xml:space="preserve">47. </w:t>
      </w:r>
      <w:r>
        <w:rPr>
          <w:rFonts w:hint="eastAsia"/>
        </w:rPr>
        <w:t>具体哪个方面的智能，核电等领域</w:t>
      </w:r>
    </w:p>
    <w:p w14:paraId="7E66F18E" w14:textId="468D63F3" w:rsidR="001A304A" w:rsidRDefault="001A304A">
      <w:r>
        <w:rPr>
          <w:rFonts w:hint="eastAsia"/>
        </w:rPr>
        <w:t xml:space="preserve">48. 1.3 </w:t>
      </w:r>
      <w:r>
        <w:rPr>
          <w:rFonts w:hint="eastAsia"/>
        </w:rPr>
        <w:t>关系，小标题目改，放图片，本合作项目提供支撑，处处体现国际合作</w:t>
      </w:r>
    </w:p>
    <w:p w14:paraId="6E571485" w14:textId="53FFEF7C" w:rsidR="001A304A" w:rsidRDefault="001A304A">
      <w:r>
        <w:rPr>
          <w:rFonts w:hint="eastAsia"/>
        </w:rPr>
        <w:t xml:space="preserve">49. </w:t>
      </w:r>
      <w:r>
        <w:rPr>
          <w:rFonts w:hint="eastAsia"/>
        </w:rPr>
        <w:t>技术路线研究内容也要体现国际合作</w:t>
      </w:r>
    </w:p>
    <w:p w14:paraId="57F49767" w14:textId="6A713E63" w:rsidR="001A304A" w:rsidRDefault="001A304A">
      <w:r>
        <w:rPr>
          <w:rFonts w:hint="eastAsia"/>
        </w:rPr>
        <w:t xml:space="preserve">50. </w:t>
      </w:r>
      <w:r>
        <w:rPr>
          <w:rFonts w:hint="eastAsia"/>
        </w:rPr>
        <w:t>不能是韩国专注</w:t>
      </w:r>
      <w:r>
        <w:rPr>
          <w:rFonts w:hint="eastAsia"/>
        </w:rPr>
        <w:t>PINN</w:t>
      </w:r>
      <w:r>
        <w:rPr>
          <w:rFonts w:hint="eastAsia"/>
        </w:rPr>
        <w:t>等</w:t>
      </w:r>
    </w:p>
    <w:p w14:paraId="02E64EDA" w14:textId="425957C9" w:rsidR="001A304A" w:rsidRDefault="001A304A">
      <w:r>
        <w:rPr>
          <w:rFonts w:hint="eastAsia"/>
        </w:rPr>
        <w:t xml:space="preserve">51. </w:t>
      </w:r>
      <w:r>
        <w:rPr>
          <w:rFonts w:hint="eastAsia"/>
        </w:rPr>
        <w:t>合作内容的黑标题，看不出如何合作，加中韩合作分工之类的话</w:t>
      </w:r>
    </w:p>
    <w:p w14:paraId="20B218F2" w14:textId="4CEBE347" w:rsidR="001A304A" w:rsidRDefault="001A304A">
      <w:r>
        <w:rPr>
          <w:rFonts w:hint="eastAsia"/>
        </w:rPr>
        <w:t xml:space="preserve">52. </w:t>
      </w:r>
      <w:r>
        <w:rPr>
          <w:rFonts w:hint="eastAsia"/>
        </w:rPr>
        <w:t>研究计划也是没有体现中韩如何合作分工</w:t>
      </w:r>
    </w:p>
    <w:p w14:paraId="582D1AD7" w14:textId="4AC01C9C" w:rsidR="001A304A" w:rsidRDefault="001A304A">
      <w:r>
        <w:rPr>
          <w:rFonts w:hint="eastAsia"/>
        </w:rPr>
        <w:t xml:space="preserve">53. </w:t>
      </w:r>
      <w:r>
        <w:rPr>
          <w:rFonts w:hint="eastAsia"/>
        </w:rPr>
        <w:t>图</w:t>
      </w:r>
      <w:r>
        <w:rPr>
          <w:rFonts w:hint="eastAsia"/>
        </w:rPr>
        <w:t xml:space="preserve">8 </w:t>
      </w:r>
      <w:r>
        <w:rPr>
          <w:rFonts w:hint="eastAsia"/>
        </w:rPr>
        <w:t>加一些亮点词汇</w:t>
      </w:r>
    </w:p>
    <w:p w14:paraId="42D787B6" w14:textId="45BBB686" w:rsidR="001A304A" w:rsidRDefault="001A304A">
      <w:r>
        <w:rPr>
          <w:rFonts w:hint="eastAsia"/>
        </w:rPr>
        <w:t xml:space="preserve">54. </w:t>
      </w:r>
      <w:r>
        <w:rPr>
          <w:rFonts w:hint="eastAsia"/>
        </w:rPr>
        <w:t>惯容的介绍</w:t>
      </w:r>
      <w:r w:rsidR="00065998">
        <w:rPr>
          <w:rFonts w:hint="eastAsia"/>
        </w:rPr>
        <w:t>，自适应惯容隔震系统，储罐的背景不足</w:t>
      </w:r>
    </w:p>
    <w:p w14:paraId="76E3963D" w14:textId="53C7AC71" w:rsidR="00065998" w:rsidRDefault="00065998">
      <w:r>
        <w:rPr>
          <w:rFonts w:hint="eastAsia"/>
        </w:rPr>
        <w:t xml:space="preserve">55. </w:t>
      </w:r>
      <w:r w:rsidR="007619E5" w:rsidRPr="007619E5">
        <w:rPr>
          <w:rFonts w:hint="eastAsia"/>
        </w:rPr>
        <w:t>面上项目研究团队，每个人情况浓缩都要介绍一下放在合适的地方</w:t>
      </w:r>
    </w:p>
    <w:p w14:paraId="6752E669" w14:textId="718D579A" w:rsidR="007619E5" w:rsidRDefault="007619E5">
      <w:r>
        <w:rPr>
          <w:rFonts w:hint="eastAsia"/>
        </w:rPr>
        <w:t xml:space="preserve">56. </w:t>
      </w:r>
      <w:r w:rsidRPr="007619E5">
        <w:rPr>
          <w:rFonts w:hint="eastAsia"/>
        </w:rPr>
        <w:t>面上项目研究团队，每个人情况浓缩都要介绍一下放在合适的地方</w:t>
      </w:r>
    </w:p>
    <w:p w14:paraId="3B1B04D5" w14:textId="2042D0DC" w:rsidR="007619E5" w:rsidRDefault="007619E5">
      <w:r>
        <w:rPr>
          <w:rFonts w:hint="eastAsia"/>
        </w:rPr>
        <w:t xml:space="preserve">56. </w:t>
      </w:r>
      <w:r>
        <w:rPr>
          <w:rFonts w:hint="eastAsia"/>
        </w:rPr>
        <w:t>不要出现过长的段落，段落间的间距要大于行间距，段落要短，句子句意尽量分条。</w:t>
      </w:r>
    </w:p>
    <w:p w14:paraId="3FF22F9F" w14:textId="2173B65E" w:rsidR="00D6490F" w:rsidRPr="00D6490F" w:rsidRDefault="00D6490F">
      <w:pPr>
        <w:rPr>
          <w:rFonts w:hint="eastAsia"/>
        </w:rPr>
      </w:pPr>
      <w:r>
        <w:rPr>
          <w:rFonts w:hint="eastAsia"/>
        </w:rPr>
        <w:t xml:space="preserve">57. </w:t>
      </w:r>
      <w:r>
        <w:rPr>
          <w:rFonts w:hint="eastAsia"/>
        </w:rPr>
        <w:t>全文图片较少，图片质量还不佳，增加图片，一些图片可以从面上项目拿</w:t>
      </w:r>
    </w:p>
    <w:sectPr w:rsidR="00D6490F" w:rsidRPr="00D64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B1587" w14:textId="77777777" w:rsidR="007276E3" w:rsidRDefault="007276E3" w:rsidP="00F42A65">
      <w:r>
        <w:separator/>
      </w:r>
    </w:p>
  </w:endnote>
  <w:endnote w:type="continuationSeparator" w:id="0">
    <w:p w14:paraId="09DFB118" w14:textId="77777777" w:rsidR="007276E3" w:rsidRDefault="007276E3" w:rsidP="00F42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CCAE2" w14:textId="77777777" w:rsidR="007276E3" w:rsidRDefault="007276E3" w:rsidP="00F42A65">
      <w:r>
        <w:separator/>
      </w:r>
    </w:p>
  </w:footnote>
  <w:footnote w:type="continuationSeparator" w:id="0">
    <w:p w14:paraId="7DD9A2BD" w14:textId="77777777" w:rsidR="007276E3" w:rsidRDefault="007276E3" w:rsidP="00F42A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C1"/>
    <w:rsid w:val="000528D0"/>
    <w:rsid w:val="00065998"/>
    <w:rsid w:val="00072911"/>
    <w:rsid w:val="000B2B86"/>
    <w:rsid w:val="00122F92"/>
    <w:rsid w:val="0012364D"/>
    <w:rsid w:val="00124133"/>
    <w:rsid w:val="001248F5"/>
    <w:rsid w:val="0012633B"/>
    <w:rsid w:val="001A304A"/>
    <w:rsid w:val="00224E42"/>
    <w:rsid w:val="002A429E"/>
    <w:rsid w:val="00423F24"/>
    <w:rsid w:val="00424087"/>
    <w:rsid w:val="00467015"/>
    <w:rsid w:val="005F49BB"/>
    <w:rsid w:val="00625C6C"/>
    <w:rsid w:val="007276E3"/>
    <w:rsid w:val="00746A3F"/>
    <w:rsid w:val="007619E5"/>
    <w:rsid w:val="00867AC1"/>
    <w:rsid w:val="008932AA"/>
    <w:rsid w:val="00B576A4"/>
    <w:rsid w:val="00C447D8"/>
    <w:rsid w:val="00C74C35"/>
    <w:rsid w:val="00CD2DBD"/>
    <w:rsid w:val="00D6490F"/>
    <w:rsid w:val="00F42A65"/>
    <w:rsid w:val="00F9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B9246"/>
  <w15:chartTrackingRefBased/>
  <w15:docId w15:val="{D0C7EF2D-9F3D-4DB0-B7CE-BBEA028EA7B1}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E42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867A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A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AC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AC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AC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AC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AC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AC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ndNoteBibliography">
    <w:name w:val="EndNote Bibliography"/>
    <w:qFormat/>
    <w:rsid w:val="00423F24"/>
    <w:pPr>
      <w:ind w:left="200" w:hangingChars="200" w:hanging="200"/>
      <w:jc w:val="both"/>
    </w:pPr>
    <w:rPr>
      <w:rFonts w:ascii="Times New Roman" w:eastAsia="宋体" w:hAnsi="Times New Roman" w:cs="Times New Roman"/>
      <w:sz w:val="20"/>
      <w:szCs w:val="24"/>
    </w:rPr>
  </w:style>
  <w:style w:type="paragraph" w:styleId="a3">
    <w:name w:val="caption"/>
    <w:basedOn w:val="a"/>
    <w:next w:val="a"/>
    <w:uiPriority w:val="35"/>
    <w:unhideWhenUsed/>
    <w:qFormat/>
    <w:rsid w:val="000528D0"/>
    <w:rPr>
      <w:rFonts w:asciiTheme="majorHAnsi" w:eastAsia="Times New Roman" w:hAnsiTheme="majorHAnsi" w:cstheme="majorBidi"/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867A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7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7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7A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7AC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7A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7A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7A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7AC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67A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67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67A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67A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67A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67AC1"/>
    <w:rPr>
      <w:rFonts w:ascii="Times New Roman" w:eastAsia="宋体" w:hAnsi="Times New Roman"/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67AC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67AC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67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67AC1"/>
    <w:rPr>
      <w:rFonts w:ascii="Times New Roman" w:eastAsia="宋体" w:hAnsi="Times New Roman"/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67AC1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F42A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42A65"/>
    <w:rPr>
      <w:rFonts w:ascii="Times New Roman" w:eastAsia="宋体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42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42A65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嵩 张</dc:creator>
  <cp:keywords/>
  <dc:description/>
  <cp:lastModifiedBy>Ruifu Zhang</cp:lastModifiedBy>
  <cp:revision>3</cp:revision>
  <dcterms:created xsi:type="dcterms:W3CDTF">2025-02-12T13:48:00Z</dcterms:created>
  <dcterms:modified xsi:type="dcterms:W3CDTF">2025-02-12T13:51:00Z</dcterms:modified>
</cp:coreProperties>
</file>