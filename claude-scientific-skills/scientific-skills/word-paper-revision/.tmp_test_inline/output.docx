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w:rsidR="00ABC123" w:rsidRDefault="00ABC123">
      <w:r>
        <w:t>该方法具有</w:t>
      </w:r>
      <w:del w:id="1" w:author="Yachiyo" w:date="2026-03-22T02:30:53Z">
        <w:r>
          <w:delText>较好的预测精度</w:delText>
        </w:r>
      </w:del>
      <w:ins w:id="2" w:author="Yachiyo" w:date="2026-03-22T02:30:53Z">
        <w:r>
          <w:t>更高的预测精度</w:t>
        </w:r>
      </w:ins>
      <w:r>
        <w:t>和计算效率。</w:t>
      </w:r>
    </w:p>
    <w:p w:rsidR="00ABC123" w:rsidRDefault="00ABC123">
      <w:del w:id="3" w:author="Yachiyo" w:date="2026-03-22T02:30:53Z">
        <w:r>
          <w:delText>第二段待删除。</w:delText>
        </w:r>
      </w:del>
    </w:p>
    <w:p>
      <w:r>
        <w:t>第三段作为插入锚点。</w:t>
      </w:r>
    </w:p>
    <w:p w:rsidR="00ABC123" w:rsidRDefault="00ABC123">
      <w:ins w:id="4" w:author="Yachiyo" w:date="2026-03-22T02:30:53Z">
        <w:r>
          <w:t>第三段后新增。</w:t>
        </w:r>
      </w:ins>
    </w:p>
    <w:sectPr/>
  </w:body>
</w:document>
</file>

<file path=word/settings.xml><?xml version="1.0" encoding="utf-8"?>
<w:settings xmlns:w="http://schemas.openxmlformats.org/wordprocessingml/2006/main">
  <w:rsidRoot w:val="00ABC123"/>
  <w:trackRevisions/>
</w:settings>
</file>

<file path=word/_rels/document.xml.rels><?xml version="1.0" encoding="UTF-8" standalone="yes"?>
<Relationships xmlns="http://schemas.openxmlformats.org/package/2006/relationships"/>
</file>