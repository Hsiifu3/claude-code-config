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w:rsidR="00ABC123" w:rsidRDefault="00ABC123">
      <w:del w:id="1" w:author="Yachiyo" w:date="2026-03-22T02:23:28Z">
        <w:r>
          <w:delText>第一段原文。</w:delText>
        </w:r>
      </w:del>
      <w:ins w:id="2" w:author="Yachiyo" w:date="2026-03-22T02:23:28Z">
        <w:r>
          <w:t>第一段修订后。</w:t>
        </w:r>
      </w:ins>
    </w:p>
    <w:p w:rsidR="00ABC123" w:rsidRDefault="00ABC123">
      <w:del w:id="3" w:author="Yachiyo" w:date="2026-03-22T02:23:28Z">
        <w:r>
          <w:delText>第二段待删除。</w:delText>
        </w:r>
      </w:del>
    </w:p>
    <w:p>
      <w:r>
        <w:t>第三段作为插入锚点。</w:t>
      </w:r>
    </w:p>
    <w:p w:rsidR="00ABC123" w:rsidRDefault="00ABC123">
      <w:ins w:id="4" w:author="Yachiyo" w:date="2026-03-22T02:23:28Z">
        <w:r>
          <w:t>第三段后新增。</w:t>
        </w:r>
      </w:ins>
    </w:p>
    <w:sectPr/>
  </w:body>
</w:document>
</file>

<file path=word/settings.xml><?xml version="1.0" encoding="utf-8"?>
<w:settings xmlns:w="http://schemas.openxmlformats.org/wordprocessingml/2006/main">
  <w:rsidRoot w:val="00ABC123"/>
  <w:trackRevisions/>
</w:settings>
</file>

<file path=word/_rels/document.xml.rels><?xml version="1.0" encoding="UTF-8" standalone="yes"?>
<Relationships xmlns="http://schemas.openxmlformats.org/package/2006/relationships"/>
</file>